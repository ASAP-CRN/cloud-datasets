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1610EF" w:rsidRDefault="00CC3484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1610EF" w:rsidRDefault="00CC3484" w14:paraId="49A5D0C2" wp14:textId="77777777">
      <w:r w:rsidRPr="222E200C" w:rsidR="00CC3484">
        <w:rPr>
          <w:lang w:val="en-US"/>
        </w:rPr>
        <w:t xml:space="preserve">This template is designed to gather specific information from dataset contributors to </w:t>
      </w:r>
      <w:r w:rsidRPr="222E200C" w:rsidR="00CC3484">
        <w:rPr>
          <w:lang w:val="en-US"/>
        </w:rPr>
        <w:t>accurately and comprehensively describe their dataset</w:t>
      </w:r>
      <w:r w:rsidRPr="222E200C" w:rsidR="00CC3484">
        <w:rPr>
          <w:lang w:val="en-US"/>
        </w:rPr>
        <w:t xml:space="preserve">. Please fill out all relevant sections to the best of your ability.  </w:t>
      </w:r>
      <w:r w:rsidRPr="222E200C" w:rsidR="00CC3484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222E200C" w:rsidR="00CC3484">
        <w:rPr>
          <w:lang w:val="en-US"/>
        </w:rPr>
        <w:t xml:space="preserve">   Please make a copy, fill in the appropriate details, and </w:t>
      </w:r>
      <w:r w:rsidRPr="222E200C" w:rsidR="00CC3484">
        <w:rPr>
          <w:lang w:val="en-US"/>
        </w:rPr>
        <w:t>share</w:t>
      </w:r>
      <w:r w:rsidRPr="222E200C" w:rsidR="00CC3484">
        <w:rPr>
          <w:lang w:val="en-US"/>
        </w:rPr>
        <w:t xml:space="preserve"> back with </w:t>
      </w:r>
      <w:hyperlink r:id="Rf4c13f25ed47483f">
        <w:r w:rsidRPr="222E200C" w:rsidR="00CC3484">
          <w:rPr>
            <w:color w:val="0000EE"/>
            <w:u w:val="single"/>
            <w:lang w:val="en-US"/>
          </w:rPr>
          <w:t>Andy Henrie</w:t>
        </w:r>
      </w:hyperlink>
      <w:r w:rsidRPr="222E200C" w:rsidR="00CC3484">
        <w:rPr>
          <w:lang w:val="en-US"/>
        </w:rPr>
        <w:t>.</w:t>
      </w:r>
    </w:p>
    <w:p xmlns:wp14="http://schemas.microsoft.com/office/word/2010/wordml" w:rsidR="001610EF" w:rsidRDefault="00CC3484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1610EF" w:rsidRDefault="00CC3484" w14:paraId="2D434283" wp14:textId="77777777">
      <w:r w:rsidRPr="222E200C" w:rsidR="00CC3484">
        <w:rPr>
          <w:lang w:val="en-US"/>
        </w:rPr>
        <w:t>[Provide the name of the dataset authors for citation including Affiliations, and ORCID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 xml:space="preserve">Add </w:t>
      </w:r>
      <w:r w:rsidRPr="222E200C" w:rsidR="00CC3484">
        <w:rPr>
          <w:lang w:val="en-US"/>
        </w:rPr>
        <w:t>additional</w:t>
      </w:r>
      <w:r w:rsidRPr="222E200C" w:rsidR="00CC3484">
        <w:rPr>
          <w:lang w:val="en-US"/>
        </w:rPr>
        <w:t xml:space="preserve"> </w:t>
      </w:r>
      <w:r w:rsidRPr="222E200C" w:rsidR="00CC3484">
        <w:rPr>
          <w:lang w:val="en-US"/>
        </w:rPr>
        <w:t>rows</w:t>
      </w:r>
      <w:r w:rsidRPr="222E200C" w:rsidR="00CC3484">
        <w:rPr>
          <w:lang w:val="en-US"/>
        </w:rPr>
        <w:t xml:space="preserve"> as necessary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1610EF" w:rsidTr="222E200C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1610EF" w:rsidTr="222E200C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P="222E200C" w:rsidRDefault="00CC3484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22E200C" w:rsidR="00CC3484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1610EF" w:rsidRDefault="00CC3484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1610EF" w:rsidRDefault="00CC3484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1610EF" w:rsidTr="222E200C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1610EF" w:rsidTr="222E200C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P="222E200C" w:rsidRDefault="00CC3484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22E200C" w:rsidR="00CC3484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1610EF" w:rsidTr="222E200C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P="222E200C" w:rsidRDefault="00CC3484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22E200C" w:rsidR="00CC3484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1610EF" w:rsidTr="222E200C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1610EF" w:rsidTr="222E200C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1610EF" w:rsidRDefault="00CC3484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1610EF" w:rsidRDefault="001610EF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1610EF" w:rsidTr="222E200C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610EF" w:rsidRDefault="00CC3484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610EF" w:rsidRDefault="00CC3484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1610EF" w:rsidRDefault="00CC3484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1610EF" w:rsidRDefault="00CC3484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1610EF" w:rsidRDefault="00CC3484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1610EF" w:rsidRDefault="00CC3484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1610EF" w:rsidRDefault="00CC3484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1610EF" w:rsidRDefault="001610EF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1610EF" w:rsidTr="3278F86A" w14:paraId="37DF248F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0EF" w:rsidRDefault="00CC3484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6DBBED36" wp14:textId="6F783F56">
            <w:pPr>
              <w:widowControl w:val="0"/>
              <w:spacing w:line="240" w:lineRule="auto"/>
            </w:pPr>
            <w:r w:rsidRPr="222E200C" w:rsidR="00CC3484">
              <w:rPr>
                <w:lang w:val="en-US"/>
              </w:rPr>
              <w:t>Single nuclei RNA sequencing (</w:t>
            </w:r>
            <w:r w:rsidRPr="222E200C" w:rsidR="00CC3484">
              <w:rPr>
                <w:lang w:val="en-US"/>
              </w:rPr>
              <w:t>ParseBio</w:t>
            </w:r>
            <w:r w:rsidRPr="222E200C" w:rsidR="00CC3484">
              <w:rPr>
                <w:lang w:val="en-US"/>
              </w:rPr>
              <w:t xml:space="preserve">) of postmortem cingulate </w:t>
            </w:r>
            <w:r w:rsidRPr="222E200C" w:rsidR="00CC3484">
              <w:rPr>
                <w:lang w:val="en-US"/>
              </w:rPr>
              <w:t>cortex,midbrain</w:t>
            </w:r>
            <w:r w:rsidRPr="222E200C" w:rsidR="00CC3484">
              <w:rPr>
                <w:lang w:val="en-US"/>
              </w:rPr>
              <w:t xml:space="preserve"> and motor cortex of healthy donors and Parkinson’s disease patients</w:t>
            </w:r>
            <w:r w:rsidRPr="222E200C" w:rsidR="39F14B4F">
              <w:rPr>
                <w:lang w:val="en-US"/>
              </w:rPr>
              <w:t>.</w:t>
            </w:r>
          </w:p>
        </w:tc>
      </w:tr>
      <w:tr xmlns:wp14="http://schemas.microsoft.com/office/word/2010/wordml" w:rsidR="001610EF" w:rsidTr="3278F86A" w14:paraId="439B8465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0EF" w:rsidRDefault="00CC3484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P="222E200C" w:rsidRDefault="00CC3484" w14:paraId="5893317C" wp14:textId="7F1A5394">
            <w:pPr>
              <w:widowControl w:val="0"/>
              <w:spacing w:line="240" w:lineRule="auto"/>
              <w:rPr>
                <w:del w:author="Koen Theunis" w:date="2026-03-10T17:16:47.613Z" w16du:dateUtc="2026-03-10T17:16:47.613Z" w:id="606190397"/>
                <w:sz w:val="23"/>
                <w:szCs w:val="23"/>
                <w:highlight w:val="white"/>
                <w:lang w:val="en-US"/>
              </w:rPr>
            </w:pPr>
            <w:r w:rsidRPr="3278F86A" w:rsidR="00CC3484">
              <w:rPr>
                <w:lang w:val="en-US"/>
              </w:rPr>
              <w:t xml:space="preserve">This dataset consists of raw sequencing snRNA-seq data using </w:t>
            </w:r>
            <w:r w:rsidRPr="3278F86A" w:rsidR="00CC3484">
              <w:rPr>
                <w:lang w:val="en-US"/>
              </w:rPr>
              <w:t>ParseBio</w:t>
            </w:r>
            <w:r w:rsidRPr="3278F86A" w:rsidR="2A6E64F5">
              <w:rPr>
                <w:lang w:val="en-US"/>
              </w:rPr>
              <w:t xml:space="preserve"> </w:t>
            </w:r>
            <w:r w:rsidRPr="3278F86A" w:rsidR="2A6E64F5">
              <w:rPr>
                <w:lang w:val="en-US"/>
              </w:rPr>
              <w:t>Evercode</w:t>
            </w:r>
            <w:r w:rsidRPr="3278F86A" w:rsidR="2A6E64F5">
              <w:rPr>
                <w:lang w:val="en-US"/>
              </w:rPr>
              <w:t xml:space="preserve"> Whole Transcriptome</w:t>
            </w:r>
            <w:r w:rsidRPr="3278F86A" w:rsidR="00CC3484">
              <w:rPr>
                <w:lang w:val="en-US"/>
              </w:rPr>
              <w:t>. The data is part of an overall set of samples derived from postmortem midbrain (n=140), cingulate cortex (n=1</w:t>
            </w:r>
            <w:r w:rsidRPr="3278F86A" w:rsidR="14342AA9">
              <w:rPr>
                <w:lang w:val="en-US"/>
              </w:rPr>
              <w:t>9</w:t>
            </w:r>
            <w:r w:rsidRPr="3278F86A" w:rsidR="00CC3484">
              <w:rPr>
                <w:lang w:val="en-US"/>
              </w:rPr>
              <w:t xml:space="preserve">0) and motor cortex (n=4) of healthy donors (n=114), patients with Parkinson’s disease (n=75) or patients with </w:t>
            </w:r>
            <w:r w:rsidRPr="3278F86A" w:rsidR="00CC3484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1610EF" w:rsidP="7035E24A" w:rsidRDefault="00CC3484" w14:paraId="14447AC2" wp14:textId="63DAFE36">
            <w:pPr>
              <w:pStyle w:val="Normal"/>
              <w:widowControl w:val="0"/>
              <w:spacing w:line="240" w:lineRule="auto"/>
              <w:rPr>
                <w:color w:val="1155CC"/>
                <w:u w:val="single"/>
              </w:rPr>
            </w:pPr>
            <w:r w:rsidR="00CC3484">
              <w:rPr/>
              <w:t>(n=1). The protocol followed to isolate nuclei from postmortem brain samples</w:t>
            </w:r>
            <w:r w:rsidRPr="7035E24A" w:rsidR="701FDB88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"/>
              </w:rPr>
              <w:t xml:space="preserve"> and to prepare sequencing libraries</w:t>
            </w:r>
            <w:r w:rsidRPr="7035E24A" w:rsidR="00CC3484">
              <w:rPr>
                <w:color w:val="auto"/>
              </w:rPr>
              <w:t xml:space="preserve"> can </w:t>
            </w:r>
            <w:r w:rsidR="00CC3484">
              <w:rPr/>
              <w:t xml:space="preserve">be found here: </w:t>
            </w:r>
            <w:r w:rsidRPr="7035E24A" w:rsidR="7AD93988">
              <w:rPr>
                <w:color w:val="1155CC"/>
                <w:u w:val="single"/>
              </w:rPr>
              <w:t xml:space="preserve"> </w:t>
            </w:r>
            <w:hyperlink r:id="Ra3bbafb076ef4536">
              <w:r w:rsidRPr="7035E24A" w:rsidR="7AD93988">
                <w:rPr>
                  <w:rStyle w:val="Hyperlink"/>
                  <w:color w:val="1155CC"/>
                </w:rPr>
                <w:t>https://dx.doi.org/10.17504/protocols.io.5qpvo1rddg4o/v1</w:t>
              </w:r>
            </w:hyperlink>
            <w:r w:rsidRPr="7035E24A" w:rsidR="7AD93988">
              <w:rPr>
                <w:color w:val="1155CC"/>
                <w:u w:val="single"/>
              </w:rPr>
              <w:t>, https://dx.doi.org/10.17504/protocols.io.8epv55xwdv1b/v1.</w:t>
            </w:r>
          </w:p>
          <w:p w:rsidR="001610EF" w:rsidRDefault="00CC3484" w14:paraId="7AF19E76" wp14:textId="2707DE0F">
            <w:pPr>
              <w:widowControl w:val="0"/>
              <w:spacing w:line="240" w:lineRule="auto"/>
            </w:pPr>
            <w:r w:rsidRPr="7035E24A" w:rsidR="00CC3484">
              <w:rPr>
                <w:lang w:val="en-US"/>
              </w:rPr>
              <w:t xml:space="preserve">To increase throughput and </w:t>
            </w:r>
            <w:r w:rsidRPr="7035E24A" w:rsidR="00CC3484">
              <w:rPr>
                <w:lang w:val="en-US"/>
              </w:rPr>
              <w:t>to decrease</w:t>
            </w:r>
            <w:r w:rsidRPr="7035E24A" w:rsidR="00CC3484">
              <w:rPr>
                <w:lang w:val="en-US"/>
              </w:rPr>
              <w:t xml:space="preserve"> batch effects, several donors have been pooled together into a </w:t>
            </w:r>
            <w:r w:rsidRPr="7035E24A" w:rsidR="00CC3484">
              <w:rPr>
                <w:lang w:val="en-US"/>
              </w:rPr>
              <w:t xml:space="preserve">specific </w:t>
            </w:r>
            <w:r w:rsidRPr="7035E24A" w:rsidR="61CA0E30">
              <w:rPr>
                <w:lang w:val="en-US"/>
              </w:rPr>
              <w:t>ParseBio</w:t>
            </w:r>
            <w:r w:rsidRPr="7035E24A" w:rsidR="61CA0E30">
              <w:rPr>
                <w:lang w:val="en-US"/>
              </w:rPr>
              <w:t xml:space="preserve"> </w:t>
            </w:r>
            <w:r w:rsidRPr="7035E24A" w:rsidR="00CC3484">
              <w:rPr>
                <w:lang w:val="en-US"/>
              </w:rPr>
              <w:t>barcode</w:t>
            </w:r>
            <w:r w:rsidRPr="7035E24A" w:rsidR="00CC3484">
              <w:rPr>
                <w:lang w:val="en-US"/>
              </w:rPr>
              <w:t xml:space="preserve">. To computationally demultiplex the nuclei to their corresponding donors, </w:t>
            </w:r>
            <w:r w:rsidRPr="7035E24A" w:rsidR="00CC3484">
              <w:rPr>
                <w:lang w:val="en-US"/>
              </w:rPr>
              <w:t>cellsnp</w:t>
            </w:r>
            <w:r w:rsidRPr="7035E24A" w:rsidR="00CC3484">
              <w:rPr>
                <w:lang w:val="en-US"/>
              </w:rPr>
              <w:t>-lite (version commit: aad18644adcde853c313362a856a24245c9b91f7) followed by vireo (</w:t>
            </w:r>
            <w:hyperlink r:id="R15b8d5de17da4709">
              <w:r w:rsidRPr="7035E24A" w:rsidR="00CC3484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7035E24A" w:rsidR="00CC3484">
              <w:rPr>
                <w:lang w:val="en-US"/>
              </w:rPr>
              <w:t xml:space="preserve"> ) has been used. The </w:t>
            </w:r>
            <w:r w:rsidRPr="7035E24A" w:rsidR="00CC3484">
              <w:rPr>
                <w:lang w:val="en-US"/>
              </w:rPr>
              <w:t>population</w:t>
            </w:r>
            <w:r w:rsidRPr="7035E24A" w:rsidR="00CC3484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1610EF" w:rsidRDefault="001610EF" w14:paraId="5DAB6C7B" wp14:textId="77777777"/>
    <w:p xmlns:wp14="http://schemas.microsoft.com/office/word/2010/wordml" w:rsidR="001610EF" w:rsidP="222E200C" w:rsidRDefault="00CC3484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22E200C" w:rsidR="00CC3484">
        <w:rPr>
          <w:b w:val="1"/>
          <w:bCs w:val="1"/>
          <w:lang w:val="en-US"/>
        </w:rPr>
        <w:t>Dataset Title:</w:t>
      </w:r>
      <w:r>
        <w:br/>
      </w:r>
      <w:r w:rsidRPr="222E200C" w:rsidR="00CC3484">
        <w:rPr>
          <w:lang w:val="en-US"/>
        </w:rPr>
        <w:t>[Please provide a self-describing title that includes the tissue source, method, and context. Avoid using team-specific branding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1610EF" w:rsidRDefault="001610EF" w14:paraId="02EB378F" wp14:textId="77777777"/>
    <w:p xmlns:wp14="http://schemas.microsoft.com/office/word/2010/wordml" w:rsidR="001610EF" w:rsidP="222E200C" w:rsidRDefault="00CC3484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22E200C" w:rsidR="00CC3484">
        <w:rPr>
          <w:b w:val="1"/>
          <w:bCs w:val="1"/>
          <w:lang w:val="en-US"/>
        </w:rPr>
        <w:t>Dataset Description:</w:t>
      </w:r>
      <w:r>
        <w:br/>
      </w:r>
      <w:r w:rsidRPr="222E200C" w:rsidR="00CC3484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>The focus is on the dataset itself NOT the scientific findings.]</w:t>
      </w:r>
    </w:p>
    <w:p xmlns:wp14="http://schemas.microsoft.com/office/word/2010/wordml" w:rsidR="001610EF" w:rsidRDefault="001610EF" w14:paraId="6A05A809" wp14:textId="77777777"/>
    <w:p xmlns:wp14="http://schemas.microsoft.com/office/word/2010/wordml" w:rsidR="001610EF" w:rsidRDefault="001610EF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1610EF" w:rsidRDefault="00CC3484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1610EF" w:rsidRDefault="00CC3484" w14:paraId="177FF4CC" wp14:textId="77777777">
      <w:r w:rsidRPr="222E200C" w:rsidR="00CC3484">
        <w:rPr>
          <w:lang w:val="en-US"/>
        </w:rPr>
        <w:t>[Provide the name and a brief description of the overall project to which this dataset belongs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>These should match the STUDY table metadata entries]</w:t>
      </w:r>
    </w:p>
    <w:p xmlns:wp14="http://schemas.microsoft.com/office/word/2010/wordml" w:rsidR="001610EF" w:rsidRDefault="001610EF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1610EF" w:rsidTr="222E200C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0EF" w:rsidRDefault="00CC3484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0B95A308" wp14:textId="77777777">
            <w:pPr>
              <w:widowControl w:val="0"/>
              <w:spacing w:line="240" w:lineRule="auto"/>
            </w:pPr>
            <w:r w:rsidRPr="222E200C" w:rsidR="00CC3484">
              <w:rPr>
                <w:lang w:val="en-US"/>
              </w:rPr>
              <w:t xml:space="preserve">Understanding inherited and </w:t>
            </w:r>
            <w:r w:rsidRPr="222E200C" w:rsidR="00CC3484">
              <w:rPr>
                <w:lang w:val="en-US"/>
              </w:rPr>
              <w:t>acquired</w:t>
            </w:r>
            <w:r w:rsidRPr="222E200C" w:rsidR="00CC3484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1610EF" w:rsidTr="222E200C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0EF" w:rsidRDefault="00CC3484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0EF" w:rsidRDefault="00CC3484" w14:paraId="50E1C9E6" wp14:textId="77777777">
            <w:pPr>
              <w:widowControl w:val="0"/>
              <w:spacing w:line="240" w:lineRule="auto"/>
            </w:pPr>
            <w:r w:rsidRPr="222E200C" w:rsidR="00CC3484">
              <w:rPr>
                <w:lang w:val="en-US"/>
              </w:rPr>
              <w:t xml:space="preserve">The functional roles of inherited and </w:t>
            </w:r>
            <w:r w:rsidRPr="222E200C" w:rsidR="00CC3484">
              <w:rPr>
                <w:lang w:val="en-US"/>
              </w:rPr>
              <w:t>acquired</w:t>
            </w:r>
            <w:r w:rsidRPr="222E200C" w:rsidR="00CC3484">
              <w:rPr>
                <w:lang w:val="en-US"/>
              </w:rPr>
              <w:t xml:space="preserve"> genetic variation in the pathogenesis of Parkinson's disease (PD) remain </w:t>
            </w:r>
            <w:r w:rsidRPr="222E200C" w:rsidR="00CC3484">
              <w:rPr>
                <w:lang w:val="en-US"/>
              </w:rPr>
              <w:t>largely unknown</w:t>
            </w:r>
            <w:r w:rsidRPr="222E200C" w:rsidR="00CC3484">
              <w:rPr>
                <w:lang w:val="en-US"/>
              </w:rPr>
              <w:t xml:space="preserve">. Here, we will first study how germline genetic variants at PD-risk loci, which were </w:t>
            </w:r>
            <w:r w:rsidRPr="222E200C" w:rsidR="00CC3484">
              <w:rPr>
                <w:lang w:val="en-US"/>
              </w:rPr>
              <w:t>identified</w:t>
            </w:r>
            <w:r w:rsidRPr="222E200C" w:rsidR="00CC3484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222E200C" w:rsidR="00CC3484">
              <w:rPr>
                <w:lang w:val="en-US"/>
              </w:rPr>
              <w:t>nt genes and cell (sub)types. We will deliver the mechanisms of PD-candidate gene expression (</w:t>
            </w:r>
            <w:r w:rsidRPr="222E200C" w:rsidR="00CC3484">
              <w:rPr>
                <w:lang w:val="en-US"/>
              </w:rPr>
              <w:t>dys</w:t>
            </w:r>
            <w:r w:rsidRPr="222E200C" w:rsidR="00CC3484">
              <w:rPr>
                <w:lang w:val="en-US"/>
              </w:rPr>
              <w:t>)regulation in the normal condition, with ageing and in PD, as well as a unique single-cell multi-</w:t>
            </w:r>
            <w:r w:rsidRPr="222E200C" w:rsidR="00CC3484">
              <w:rPr>
                <w:lang w:val="en-US"/>
              </w:rPr>
              <w:t>omic</w:t>
            </w:r>
            <w:r w:rsidRPr="222E200C" w:rsidR="00CC3484">
              <w:rPr>
                <w:lang w:val="en-US"/>
              </w:rPr>
              <w:t xml:space="preserve"> resource for the community. Second, we will study the </w:t>
            </w:r>
          </w:p>
          <w:p w:rsidR="001610EF" w:rsidRDefault="00CC3484" w14:paraId="1336E095" wp14:textId="77777777">
            <w:pPr>
              <w:widowControl w:val="0"/>
              <w:spacing w:line="240" w:lineRule="auto"/>
            </w:pPr>
            <w:r w:rsidRPr="222E200C" w:rsidR="00CC3484">
              <w:rPr>
                <w:lang w:val="en-US"/>
              </w:rPr>
              <w:t>nature and role of somatic mutations in brain and gut cells in PD- etiopathology.</w:t>
            </w:r>
            <w:r w:rsidRPr="222E200C" w:rsidR="00CC3484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222E200C" w:rsidR="00CC3484">
              <w:rPr>
                <w:lang w:val="en-US"/>
              </w:rPr>
              <w:t>genes in</w:t>
            </w:r>
            <w:r w:rsidRPr="222E200C" w:rsidR="00CC3484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1610EF" w:rsidRDefault="001610EF" w14:paraId="72A3D3EC" wp14:textId="77777777"/>
    <w:p xmlns:wp14="http://schemas.microsoft.com/office/word/2010/wordml" w:rsidR="001610EF" w:rsidP="222E200C" w:rsidRDefault="00CC3484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22E200C" w:rsidR="00CC3484">
        <w:rPr>
          <w:b w:val="1"/>
          <w:bCs w:val="1"/>
          <w:lang w:val="en-US"/>
        </w:rPr>
        <w:t xml:space="preserve">Project Name </w:t>
      </w:r>
      <w:r w:rsidRPr="222E200C" w:rsidR="00CC3484">
        <w:rPr>
          <w:lang w:val="en-US"/>
        </w:rPr>
        <w:t>[Please provide the title of your ASAP CRN Project. This should match the `</w:t>
      </w:r>
      <w:r w:rsidRPr="222E200C" w:rsidR="00CC3484">
        <w:rPr>
          <w:lang w:val="en-US"/>
        </w:rPr>
        <w:t>project_name</w:t>
      </w:r>
      <w:r w:rsidRPr="222E200C" w:rsidR="00CC3484">
        <w:rPr>
          <w:lang w:val="en-US"/>
        </w:rPr>
        <w:t>` in the STUDY metadata table.]</w:t>
      </w:r>
    </w:p>
    <w:p xmlns:wp14="http://schemas.microsoft.com/office/word/2010/wordml" w:rsidR="001610EF" w:rsidP="222E200C" w:rsidRDefault="00CC3484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22E200C" w:rsidR="00CC3484">
        <w:rPr>
          <w:b w:val="1"/>
          <w:bCs w:val="1"/>
          <w:lang w:val="en-US"/>
        </w:rPr>
        <w:t xml:space="preserve">Project Description </w:t>
      </w:r>
      <w:r w:rsidRPr="222E200C" w:rsidR="00CC3484">
        <w:rPr>
          <w:lang w:val="en-US"/>
        </w:rPr>
        <w:t>[Provide a description of the overall research program and types of datasets being generated as part of the Team’s involvement in the ASAP CRN</w:t>
      </w:r>
      <w:r w:rsidRPr="222E200C" w:rsidR="00CC3484">
        <w:rPr>
          <w:lang w:val="en-US"/>
        </w:rPr>
        <w:t xml:space="preserve">.  </w:t>
      </w:r>
      <w:r w:rsidRPr="222E200C" w:rsidR="00CC3484">
        <w:rPr>
          <w:lang w:val="en-US"/>
        </w:rPr>
        <w:t>The focus is on the overall project with ASAP CRN]</w:t>
      </w:r>
    </w:p>
    <w:p xmlns:wp14="http://schemas.microsoft.com/office/word/2010/wordml" w:rsidR="001610EF" w:rsidRDefault="00CC3484" w14:paraId="0D0B940D" wp14:textId="77777777">
      <w:r>
        <w:br/>
      </w:r>
    </w:p>
    <w:p xmlns:wp14="http://schemas.microsoft.com/office/word/2010/wordml" w:rsidR="001610EF" w:rsidRDefault="001610EF" w14:paraId="0E27B00A" wp14:textId="77777777"/>
    <w:sectPr w:rsidR="001610E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A8B71F05-6F82-41DF-BF7C-43359C258452}" r:id="rId1"/>
    <w:embedBold w:fontKey="{4354154A-B38C-47B2-9747-FF13D6491009}" r:id="rId2"/>
    <w:embedItalic w:fontKey="{7A9DEE3D-3697-4590-8088-66064E2E1C5F}" r:id="rId3"/>
  </w:font>
  <w:font w:name="Inter Medium">
    <w:charset w:val="00"/>
    <w:family w:val="auto"/>
    <w:pitch w:val="default"/>
    <w:embedRegular w:fontKey="{E43BCF85-32CF-433B-A8A6-A99C788BCE02}" r:id="rId4"/>
  </w:font>
  <w:font w:name="Inter SemiBold">
    <w:charset w:val="00"/>
    <w:family w:val="auto"/>
    <w:pitch w:val="default"/>
    <w:embedItalic w:fontKey="{D06A7C08-C44F-4DED-9635-3545433A89F1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8BFAD1A-367E-4C27-B0A2-47975BA15760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93B09EC-EC49-4B0D-B8B2-2899BB636F6B}" r:id="rId7"/>
  </w:font>
</w:fonts>
</file>

<file path=word/intelligence2.xml><?xml version="1.0" encoding="utf-8"?>
<int2:intelligence xmlns:int2="http://schemas.microsoft.com/office/intelligence/2020/intelligence">
  <int2:observations>
    <int2:textHash int2:hashCode="sPV6n5m50cnmFk" int2:id="8qUSpwN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5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516E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A729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756552">
    <w:abstractNumId w:val="0"/>
  </w:num>
  <w:num w:numId="2" w16cid:durableId="1451588776">
    <w:abstractNumId w:val="1"/>
  </w:num>
  <w:num w:numId="3" w16cid:durableId="97486939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0EF"/>
    <w:rsid w:val="001610EF"/>
    <w:rsid w:val="009A1B45"/>
    <w:rsid w:val="00CC3484"/>
    <w:rsid w:val="14342AA9"/>
    <w:rsid w:val="222E200C"/>
    <w:rsid w:val="22A5FD63"/>
    <w:rsid w:val="2A6E64F5"/>
    <w:rsid w:val="3278F86A"/>
    <w:rsid w:val="39F14B4F"/>
    <w:rsid w:val="4076F31A"/>
    <w:rsid w:val="4251E3F8"/>
    <w:rsid w:val="4F5E38A8"/>
    <w:rsid w:val="5CEC73B7"/>
    <w:rsid w:val="61CA0E30"/>
    <w:rsid w:val="701FDB88"/>
    <w:rsid w:val="7035E24A"/>
    <w:rsid w:val="7AD93988"/>
    <w:rsid w:val="7B1DA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FF18"/>
  <w15:docId w15:val="{53CD5A69-4532-4E9F-B817-E19A4B946C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222E20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f4c13f25ed47483f" /><Relationship Type="http://schemas.openxmlformats.org/officeDocument/2006/relationships/hyperlink" Target="https://dx.doi.org/10.17504/protocols.io.5qpvo1rddg4o/v1" TargetMode="External" Id="Ra3bbafb076ef4536" /><Relationship Type="http://schemas.openxmlformats.org/officeDocument/2006/relationships/hyperlink" Target="https://github.com/single-cell-genetics/vireo/pull/108" TargetMode="External" Id="R15b8d5de17da4709" /><Relationship Type="http://schemas.microsoft.com/office/2020/10/relationships/intelligence" Target="intelligence2.xml" Id="R9843496b1f53461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4</revision>
  <dcterms:created xsi:type="dcterms:W3CDTF">2026-03-10T16:58:00.0000000Z</dcterms:created>
  <dcterms:modified xsi:type="dcterms:W3CDTF">2026-03-11T12:44:23.6676208Z</dcterms:modified>
</coreProperties>
</file>