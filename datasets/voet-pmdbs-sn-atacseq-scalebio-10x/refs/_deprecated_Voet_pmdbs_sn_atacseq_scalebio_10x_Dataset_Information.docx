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xmlns:wp14="http://schemas.microsoft.com/office/word/2010/wordml" w:rsidR="00E83268" w:rsidRDefault="00315D09" w14:paraId="00CB5E57" wp14:textId="77777777">
      <w:pPr>
        <w:pStyle w:val="Title"/>
      </w:pPr>
      <w:bookmarkStart w:name="_wpkktnmcyzgd" w:colFirst="0" w:colLast="0" w:id="0"/>
      <w:bookmarkEnd w:id="0"/>
      <w:r>
        <w:t>Dataset Contributor Information Template</w:t>
      </w:r>
    </w:p>
    <w:p xmlns:wp14="http://schemas.microsoft.com/office/word/2010/wordml" w:rsidR="00E83268" w:rsidRDefault="00315D09" w14:paraId="49A5D0C2" wp14:textId="77777777">
      <w:r w:rsidRPr="29C14C6E" w:rsidR="00315D09">
        <w:rPr>
          <w:lang w:val="en-US"/>
        </w:rPr>
        <w:t xml:space="preserve">This template is designed to gather specific information from dataset contributors to </w:t>
      </w:r>
      <w:r w:rsidRPr="29C14C6E" w:rsidR="00315D09">
        <w:rPr>
          <w:lang w:val="en-US"/>
        </w:rPr>
        <w:t>accurately and comprehensively describe their dataset</w:t>
      </w:r>
      <w:r w:rsidRPr="29C14C6E" w:rsidR="00315D09">
        <w:rPr>
          <w:lang w:val="en-US"/>
        </w:rPr>
        <w:t xml:space="preserve">. Please fill out all relevant sections to the best of your ability.  </w:t>
      </w:r>
      <w:r w:rsidRPr="29C14C6E" w:rsidR="00315D09">
        <w:rPr>
          <w:lang w:val="en-US"/>
        </w:rPr>
        <w:t>Pay particular attention to the accuracy, as this document will become the source-of-truth for the dataset’s DOI and the ASAP CRN Cloud description card.</w:t>
      </w:r>
      <w:r w:rsidRPr="29C14C6E" w:rsidR="00315D09">
        <w:rPr>
          <w:lang w:val="en-US"/>
        </w:rPr>
        <w:t xml:space="preserve">   Please make a copy, fill in the appropriate details, and </w:t>
      </w:r>
      <w:r w:rsidRPr="29C14C6E" w:rsidR="00315D09">
        <w:rPr>
          <w:lang w:val="en-US"/>
        </w:rPr>
        <w:t>share</w:t>
      </w:r>
      <w:r w:rsidRPr="29C14C6E" w:rsidR="00315D09">
        <w:rPr>
          <w:lang w:val="en-US"/>
        </w:rPr>
        <w:t xml:space="preserve"> back with </w:t>
      </w:r>
      <w:hyperlink r:id="Rc0e1ec6e465f45fd">
        <w:r w:rsidRPr="29C14C6E" w:rsidR="00315D09">
          <w:rPr>
            <w:color w:val="0000EE"/>
            <w:u w:val="single"/>
            <w:lang w:val="en-US"/>
          </w:rPr>
          <w:t>Andy Henrie</w:t>
        </w:r>
      </w:hyperlink>
      <w:r w:rsidRPr="29C14C6E" w:rsidR="00315D09">
        <w:rPr>
          <w:lang w:val="en-US"/>
        </w:rPr>
        <w:t>.</w:t>
      </w:r>
    </w:p>
    <w:p xmlns:wp14="http://schemas.microsoft.com/office/word/2010/wordml" w:rsidR="00E83268" w:rsidRDefault="00315D09" w14:paraId="0541C57B" wp14:textId="77777777">
      <w:pPr>
        <w:pStyle w:val="Heading1"/>
      </w:pPr>
      <w:bookmarkStart w:name="_pk1uw1qcnq7t" w:colFirst="0" w:colLast="0" w:id="1"/>
      <w:bookmarkEnd w:id="1"/>
      <w:r>
        <w:t>Creator (Author) Information</w:t>
      </w:r>
    </w:p>
    <w:p xmlns:wp14="http://schemas.microsoft.com/office/word/2010/wordml" w:rsidR="00E83268" w:rsidRDefault="00315D09" w14:paraId="2D434283" wp14:textId="77777777">
      <w:r w:rsidRPr="29C14C6E" w:rsidR="00315D09">
        <w:rPr>
          <w:lang w:val="en-US"/>
        </w:rPr>
        <w:t>[Provide the name of the dataset authors for citation including Affiliations, and ORCID</w:t>
      </w:r>
      <w:r w:rsidRPr="29C14C6E" w:rsidR="00315D09">
        <w:rPr>
          <w:lang w:val="en-US"/>
        </w:rPr>
        <w:t xml:space="preserve">.  </w:t>
      </w:r>
      <w:r w:rsidRPr="29C14C6E" w:rsidR="00315D09">
        <w:rPr>
          <w:lang w:val="en-US"/>
        </w:rPr>
        <w:t xml:space="preserve">Add </w:t>
      </w:r>
      <w:r w:rsidRPr="29C14C6E" w:rsidR="00315D09">
        <w:rPr>
          <w:lang w:val="en-US"/>
        </w:rPr>
        <w:t>additional</w:t>
      </w:r>
      <w:r w:rsidRPr="29C14C6E" w:rsidR="00315D09">
        <w:rPr>
          <w:lang w:val="en-US"/>
        </w:rPr>
        <w:t xml:space="preserve"> </w:t>
      </w:r>
      <w:r w:rsidRPr="29C14C6E" w:rsidR="00315D09">
        <w:rPr>
          <w:lang w:val="en-US"/>
        </w:rPr>
        <w:t>rows</w:t>
      </w:r>
      <w:r w:rsidRPr="29C14C6E" w:rsidR="00315D09">
        <w:rPr>
          <w:lang w:val="en-US"/>
        </w:rPr>
        <w:t xml:space="preserve"> as necessary</w:t>
      </w:r>
      <w:r w:rsidRPr="29C14C6E" w:rsidR="00315D09">
        <w:rPr>
          <w:lang w:val="en-US"/>
        </w:rPr>
        <w:t xml:space="preserve">.  </w:t>
      </w:r>
      <w:r w:rsidRPr="29C14C6E" w:rsidR="00315D09">
        <w:rPr>
          <w:lang w:val="en-US"/>
        </w:rPr>
        <w:t>These will be the citations in the DOI.]</w:t>
      </w:r>
    </w:p>
    <w:tbl>
      <w:tblPr>
        <w:tblStyle w:val="a"/>
        <w:tblW w:w="13230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2490"/>
        <w:gridCol w:w="5760"/>
        <w:gridCol w:w="2490"/>
      </w:tblGrid>
      <w:tr xmlns:wp14="http://schemas.microsoft.com/office/word/2010/wordml" w:rsidR="00E83268" w:rsidTr="29C14C6E" w14:paraId="43835098" wp14:textId="77777777">
        <w:trPr>
          <w:tblHeader/>
          <w:jc w:val="center"/>
        </w:trPr>
        <w:tc>
          <w:tcPr>
            <w:tcW w:w="249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RDefault="00315D09" w14:paraId="21CC5A3A" wp14:textId="77777777">
            <w:pPr>
              <w:widowControl w:val="0"/>
              <w:spacing w:line="240" w:lineRule="auto"/>
            </w:pPr>
            <w:r>
              <w:t>Last Name</w:t>
            </w:r>
          </w:p>
        </w:tc>
        <w:tc>
          <w:tcPr>
            <w:tcW w:w="249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RDefault="00315D09" w14:paraId="3705519F" wp14:textId="77777777">
            <w:pPr>
              <w:widowControl w:val="0"/>
              <w:spacing w:line="240" w:lineRule="auto"/>
            </w:pPr>
            <w:r>
              <w:t>First Name</w:t>
            </w:r>
          </w:p>
        </w:tc>
        <w:tc>
          <w:tcPr>
            <w:tcW w:w="576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RDefault="00315D09" w14:paraId="6C01B90D" wp14:textId="77777777">
            <w:pPr>
              <w:widowControl w:val="0"/>
              <w:spacing w:line="240" w:lineRule="auto"/>
            </w:pPr>
            <w:r>
              <w:t>Affiliation</w:t>
            </w:r>
          </w:p>
        </w:tc>
        <w:tc>
          <w:tcPr>
            <w:tcW w:w="249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RDefault="00315D09" w14:paraId="01FFC2DC" wp14:textId="77777777">
            <w:pPr>
              <w:widowControl w:val="0"/>
              <w:spacing w:line="240" w:lineRule="auto"/>
            </w:pPr>
            <w:r>
              <w:t>ORCID</w:t>
            </w:r>
          </w:p>
        </w:tc>
      </w:tr>
      <w:tr xmlns:wp14="http://schemas.microsoft.com/office/word/2010/wordml" w:rsidR="00E83268" w:rsidTr="29C14C6E" w14:paraId="040B160D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P="29C14C6E" w:rsidRDefault="00315D09" w14:paraId="305AA162" wp14:textId="77777777">
            <w:pPr>
              <w:widowControl w:val="0"/>
              <w:spacing w:line="240" w:lineRule="auto"/>
              <w:rPr>
                <w:lang w:val="en-US"/>
              </w:rPr>
            </w:pPr>
            <w:r w:rsidRPr="29C14C6E" w:rsidR="00315D09">
              <w:rPr>
                <w:lang w:val="en-US"/>
              </w:rPr>
              <w:t>Pančíková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RDefault="00315D09" w14:paraId="43CDFC6D" wp14:textId="77777777">
            <w:pPr>
              <w:widowControl w:val="0"/>
              <w:spacing w:line="240" w:lineRule="auto"/>
            </w:pPr>
            <w:r>
              <w:t>Alexandra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RDefault="00315D09" w14:paraId="337F3CAF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E83268" w:rsidRDefault="00315D09" w14:paraId="22BDED6C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E83268" w:rsidRDefault="00315D09" w14:paraId="2E955837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  <w:p w:rsidR="00E83268" w:rsidRDefault="00315D09" w14:paraId="0135F2A7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Integrative Cancer Genomics, VIB-KU Leuven Center for Cancer Biology, Leuven, Belgium</w:t>
            </w:r>
          </w:p>
          <w:p w:rsidR="00E83268" w:rsidRDefault="00315D09" w14:paraId="2ED27D8A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Oncology,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RDefault="00315D09" w14:paraId="43906B19" wp14:textId="77777777">
            <w:pPr>
              <w:widowControl w:val="0"/>
              <w:spacing w:line="240" w:lineRule="auto"/>
            </w:pPr>
            <w:r>
              <w:t>0000-0002-0693-132X</w:t>
            </w:r>
          </w:p>
        </w:tc>
      </w:tr>
      <w:tr xmlns:wp14="http://schemas.microsoft.com/office/word/2010/wordml" w:rsidR="00E83268" w:rsidTr="29C14C6E" w14:paraId="421A9853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RDefault="00315D09" w14:paraId="37B1A478" wp14:textId="77777777">
            <w:pPr>
              <w:widowControl w:val="0"/>
              <w:spacing w:line="240" w:lineRule="auto"/>
            </w:pPr>
            <w:r>
              <w:t>Theunis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RDefault="00315D09" w14:paraId="6E21D85B" wp14:textId="77777777">
            <w:pPr>
              <w:widowControl w:val="0"/>
              <w:spacing w:line="240" w:lineRule="auto"/>
            </w:pPr>
            <w:r>
              <w:t>Koen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RDefault="00315D09" w14:paraId="3C7871CF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E83268" w:rsidRDefault="00315D09" w14:paraId="2E842160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E83268" w:rsidRDefault="00315D09" w14:paraId="3D6DCA2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RDefault="00315D09" w14:paraId="31E499D2" wp14:textId="77777777">
            <w:pPr>
              <w:widowControl w:val="0"/>
              <w:spacing w:line="240" w:lineRule="auto"/>
            </w:pPr>
            <w:r>
              <w:t>0000-0002-0699-6676</w:t>
            </w:r>
          </w:p>
        </w:tc>
      </w:tr>
      <w:tr xmlns:wp14="http://schemas.microsoft.com/office/word/2010/wordml" w:rsidR="00E83268" w:rsidTr="29C14C6E" w14:paraId="31217375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P="29C14C6E" w:rsidRDefault="00315D09" w14:paraId="2941DF07" wp14:textId="77777777">
            <w:pPr>
              <w:widowControl w:val="0"/>
              <w:spacing w:line="240" w:lineRule="auto"/>
              <w:rPr>
                <w:lang w:val="en-US"/>
              </w:rPr>
            </w:pPr>
            <w:r w:rsidRPr="29C14C6E" w:rsidR="00315D09">
              <w:rPr>
                <w:lang w:val="en-US"/>
              </w:rPr>
              <w:t>Hulselmans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RDefault="00315D09" w14:paraId="378A1261" wp14:textId="77777777">
            <w:pPr>
              <w:widowControl w:val="0"/>
              <w:spacing w:line="240" w:lineRule="auto"/>
            </w:pPr>
            <w:r>
              <w:t>Gert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RDefault="00315D09" w14:paraId="267F9311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E83268" w:rsidRDefault="00315D09" w14:paraId="7A2A5240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E83268" w:rsidRDefault="00315D09" w14:paraId="17489D8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RDefault="00315D09" w14:paraId="43C2ADDF" wp14:textId="77777777">
            <w:pPr>
              <w:widowControl w:val="0"/>
              <w:spacing w:line="240" w:lineRule="auto"/>
            </w:pPr>
            <w:r>
              <w:t>0000-0003-2205-1899</w:t>
            </w:r>
          </w:p>
        </w:tc>
      </w:tr>
      <w:tr xmlns:wp14="http://schemas.microsoft.com/office/word/2010/wordml" w:rsidR="00E83268" w:rsidTr="29C14C6E" w14:paraId="3A2A0074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P="29C14C6E" w:rsidRDefault="00315D09" w14:paraId="7042259C" wp14:textId="77777777">
            <w:pPr>
              <w:widowControl w:val="0"/>
              <w:spacing w:line="240" w:lineRule="auto"/>
              <w:rPr>
                <w:lang w:val="en-US"/>
              </w:rPr>
            </w:pPr>
            <w:r w:rsidRPr="29C14C6E" w:rsidR="00315D09">
              <w:rPr>
                <w:lang w:val="en-US"/>
              </w:rPr>
              <w:t>Sigalova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RDefault="00315D09" w14:paraId="4CAF70C5" wp14:textId="77777777">
            <w:pPr>
              <w:widowControl w:val="0"/>
              <w:spacing w:line="240" w:lineRule="auto"/>
            </w:pPr>
            <w:r>
              <w:t>Olga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RDefault="00315D09" w14:paraId="731169A8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E83268" w:rsidRDefault="00315D09" w14:paraId="5961C044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E83268" w:rsidRDefault="00315D09" w14:paraId="2FE15C8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RDefault="00315D09" w14:paraId="30EAFD12" wp14:textId="77777777">
            <w:pPr>
              <w:widowControl w:val="0"/>
              <w:spacing w:line="240" w:lineRule="auto"/>
            </w:pPr>
            <w:r>
              <w:t>0000-0001-8598-1079</w:t>
            </w:r>
          </w:p>
        </w:tc>
      </w:tr>
      <w:tr xmlns:wp14="http://schemas.microsoft.com/office/word/2010/wordml" w:rsidR="00E83268" w:rsidTr="29C14C6E" w14:paraId="36B64E27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RDefault="00315D09" w14:paraId="31C15913" wp14:textId="77777777">
            <w:pPr>
              <w:widowControl w:val="0"/>
              <w:spacing w:line="240" w:lineRule="auto"/>
            </w:pPr>
            <w:r>
              <w:t>De Man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RDefault="00315D09" w14:paraId="4509571E" wp14:textId="77777777">
            <w:pPr>
              <w:widowControl w:val="0"/>
              <w:spacing w:line="240" w:lineRule="auto"/>
            </w:pPr>
            <w:r>
              <w:t>Julie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RDefault="00315D09" w14:paraId="1724E3CA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E83268" w:rsidRDefault="00315D09" w14:paraId="5871EB8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E83268" w:rsidRDefault="00315D09" w14:paraId="73D2A20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RDefault="00315D09" w14:paraId="74AE18EF" wp14:textId="77777777">
            <w:pPr>
              <w:widowControl w:val="0"/>
              <w:spacing w:line="240" w:lineRule="auto"/>
            </w:pPr>
            <w:r>
              <w:t>0009-0003-7208-8961</w:t>
            </w:r>
          </w:p>
        </w:tc>
      </w:tr>
      <w:tr xmlns:wp14="http://schemas.microsoft.com/office/word/2010/wordml" w:rsidR="00E83268" w:rsidTr="29C14C6E" w14:paraId="689ACF22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RDefault="00315D09" w14:paraId="115B4FFC" wp14:textId="77777777">
            <w:pPr>
              <w:widowControl w:val="0"/>
              <w:spacing w:line="240" w:lineRule="auto"/>
            </w:pPr>
            <w:r>
              <w:t>Voet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RDefault="00315D09" w14:paraId="2D5E3082" wp14:textId="77777777">
            <w:pPr>
              <w:widowControl w:val="0"/>
              <w:spacing w:line="240" w:lineRule="auto"/>
            </w:pPr>
            <w:r>
              <w:t>Thierry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RDefault="00315D09" w14:paraId="3275F444" wp14:textId="77777777">
            <w:pPr>
              <w:numPr>
                <w:ilvl w:val="0"/>
                <w:numId w:val="3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  <w:p w:rsidR="00E83268" w:rsidRDefault="00315D09" w14:paraId="4E843B94" wp14:textId="77777777">
            <w:pPr>
              <w:numPr>
                <w:ilvl w:val="0"/>
                <w:numId w:val="3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KU Leuven Institute for Single Cell Omics (LISCO), University of Leuven,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RDefault="00315D09" w14:paraId="670947A5" wp14:textId="77777777">
            <w:pPr>
              <w:widowControl w:val="0"/>
              <w:spacing w:line="240" w:lineRule="auto"/>
            </w:pPr>
            <w:r>
              <w:t>0000-0003-1204-9963</w:t>
            </w:r>
          </w:p>
          <w:p w:rsidR="00E83268" w:rsidRDefault="00E83268" w14:paraId="672A6659" wp14:textId="77777777">
            <w:pPr>
              <w:widowControl w:val="0"/>
              <w:spacing w:line="240" w:lineRule="auto"/>
              <w:ind w:left="2880"/>
            </w:pPr>
          </w:p>
        </w:tc>
      </w:tr>
      <w:tr xmlns:wp14="http://schemas.microsoft.com/office/word/2010/wordml" w:rsidR="00E83268" w:rsidTr="29C14C6E" w14:paraId="296AF609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RDefault="00315D09" w14:paraId="03BA00C1" wp14:textId="77777777">
            <w:pPr>
              <w:widowControl w:val="0"/>
              <w:spacing w:line="240" w:lineRule="auto"/>
            </w:pPr>
            <w:r>
              <w:t>Aerts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RDefault="00315D09" w14:paraId="13F2344A" wp14:textId="77777777">
            <w:pPr>
              <w:widowControl w:val="0"/>
              <w:spacing w:line="240" w:lineRule="auto"/>
            </w:pPr>
            <w:r>
              <w:t>Stein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RDefault="00315D09" w14:paraId="67DE6991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E83268" w:rsidRDefault="00315D09" w14:paraId="0B2199E3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E83268" w:rsidRDefault="00315D09" w14:paraId="6341642C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RDefault="00315D09" w14:paraId="5B84E500" wp14:textId="77777777">
            <w:pPr>
              <w:widowControl w:val="0"/>
              <w:spacing w:line="240" w:lineRule="auto"/>
            </w:pPr>
            <w:r>
              <w:t>0000-0002-8006-0315</w:t>
            </w:r>
          </w:p>
        </w:tc>
      </w:tr>
    </w:tbl>
    <w:p xmlns:wp14="http://schemas.microsoft.com/office/word/2010/wordml" w:rsidR="00E83268" w:rsidRDefault="00315D09" w14:paraId="5E78EA90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</w:rPr>
      </w:pPr>
      <w:r>
        <w:rPr>
          <w:b/>
          <w:bCs/>
        </w:rPr>
        <w:t>Last Name</w:t>
      </w:r>
    </w:p>
    <w:p xmlns:wp14="http://schemas.microsoft.com/office/word/2010/wordml" w:rsidR="00E83268" w:rsidRDefault="00315D09" w14:paraId="5AC66C5F" wp14:textId="77777777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First Name</w:t>
      </w:r>
    </w:p>
    <w:p xmlns:wp14="http://schemas.microsoft.com/office/word/2010/wordml" w:rsidR="00E83268" w:rsidRDefault="00315D09" w14:paraId="649FC035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</w:rPr>
      </w:pPr>
      <w:r>
        <w:rPr>
          <w:b/>
          <w:bCs/>
        </w:rPr>
        <w:t>Affiliation</w:t>
      </w:r>
    </w:p>
    <w:p xmlns:wp14="http://schemas.microsoft.com/office/word/2010/wordml" w:rsidR="00E83268" w:rsidRDefault="00315D09" w14:paraId="63A6860D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</w:rPr>
      </w:pPr>
      <w:r>
        <w:rPr>
          <w:b/>
          <w:bCs/>
        </w:rPr>
        <w:t xml:space="preserve">ORCID </w:t>
      </w:r>
    </w:p>
    <w:p xmlns:wp14="http://schemas.microsoft.com/office/word/2010/wordml" w:rsidR="00E83268" w:rsidRDefault="00315D09" w14:paraId="6226EBD9" wp14:textId="77777777">
      <w:pPr>
        <w:pStyle w:val="Heading1"/>
      </w:pPr>
      <w:bookmarkStart w:name="_ydlrkgnl2lh5" w:colFirst="0" w:colLast="0" w:id="2"/>
      <w:bookmarkEnd w:id="2"/>
      <w:r>
        <w:t>Dataset Details</w:t>
      </w:r>
    </w:p>
    <w:p xmlns:wp14="http://schemas.microsoft.com/office/word/2010/wordml" w:rsidR="00E83268" w:rsidRDefault="00E83268" w14:paraId="0A37501D" wp14:textId="77777777"/>
    <w:tbl>
      <w:tblPr>
        <w:tblStyle w:val="a0"/>
        <w:tblW w:w="10320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7830"/>
      </w:tblGrid>
      <w:tr xmlns:wp14="http://schemas.microsoft.com/office/word/2010/wordml" w:rsidR="00E83268" w:rsidTr="60B39178" w14:paraId="54D84430" wp14:textId="77777777">
        <w:trPr>
          <w:trHeight w:val="485"/>
          <w:jc w:val="center"/>
        </w:trPr>
        <w:tc>
          <w:tcPr>
            <w:tcW w:w="249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83268" w:rsidRDefault="00315D09" w14:paraId="1956EB9C" wp14:textId="77777777">
            <w:pPr>
              <w:widowControl w:val="0"/>
              <w:spacing w:line="240" w:lineRule="auto"/>
              <w:jc w:val="right"/>
              <w:rPr>
                <w:shd w:val="clear" w:color="auto" w:fill="CCCCCC"/>
              </w:rPr>
            </w:pPr>
            <w:r>
              <w:rPr>
                <w:shd w:val="clear" w:color="auto" w:fill="CCCCCC"/>
              </w:rPr>
              <w:t>Dataset Title</w:t>
            </w: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P="29C14C6E" w:rsidRDefault="00315D09" w14:paraId="5552FF8D" wp14:textId="52504901">
            <w:pPr>
              <w:widowControl w:val="0"/>
              <w:spacing w:line="240" w:lineRule="auto"/>
              <w:rPr>
                <w:lang w:val="en-US"/>
              </w:rPr>
            </w:pPr>
            <w:r w:rsidRPr="7B639703" w:rsidR="00315D09">
              <w:rPr>
                <w:lang w:val="en-US"/>
              </w:rPr>
              <w:t xml:space="preserve">Single nuclei ATAC sequencing of postmortem cingulate </w:t>
            </w:r>
            <w:r w:rsidRPr="7B639703" w:rsidR="00315D09">
              <w:rPr>
                <w:lang w:val="en-US"/>
              </w:rPr>
              <w:t>cortex,</w:t>
            </w:r>
            <w:ins w:author="Koen Theunis" w:date="2026-03-05T15:11:13.454Z" w16du:dateUtc="2026-03-05T15:11:13.454Z" w:id="164462625">
              <w:r w:rsidRPr="7B639703" w:rsidR="14312F1F">
                <w:rPr>
                  <w:lang w:val="en-US"/>
                </w:rPr>
                <w:t xml:space="preserve"> </w:t>
              </w:r>
            </w:ins>
            <w:r w:rsidRPr="7B639703" w:rsidR="00315D09">
              <w:rPr>
                <w:lang w:val="en-US"/>
              </w:rPr>
              <w:t>midbrain</w:t>
            </w:r>
            <w:r w:rsidRPr="7B639703" w:rsidR="00315D09">
              <w:rPr>
                <w:lang w:val="en-US"/>
              </w:rPr>
              <w:t xml:space="preserve"> and motor cortex of healthy donors and Parkinson’s disease patients – </w:t>
            </w:r>
            <w:r w:rsidRPr="7B639703" w:rsidR="00315D09">
              <w:rPr>
                <w:lang w:val="en-US"/>
              </w:rPr>
              <w:t>Scale</w:t>
            </w:r>
            <w:r w:rsidRPr="7B639703" w:rsidR="2FF72E50">
              <w:rPr>
                <w:lang w:val="en-US"/>
              </w:rPr>
              <w:t>-ATAC</w:t>
            </w:r>
            <w:r w:rsidRPr="7B639703" w:rsidR="00315D09">
              <w:rPr>
                <w:lang w:val="en-US"/>
              </w:rPr>
              <w:t xml:space="preserve"> + 10x</w:t>
            </w:r>
            <w:r w:rsidRPr="7B639703" w:rsidR="34FB0A0D">
              <w:rPr>
                <w:lang w:val="en-US"/>
              </w:rPr>
              <w:t xml:space="preserve"> Genomics.</w:t>
            </w:r>
          </w:p>
        </w:tc>
      </w:tr>
      <w:tr xmlns:wp14="http://schemas.microsoft.com/office/word/2010/wordml" w:rsidR="00E83268" w:rsidTr="60B39178" w14:paraId="47CE4BFF" wp14:textId="77777777">
        <w:trPr>
          <w:trHeight w:val="1800"/>
          <w:jc w:val="center"/>
        </w:trPr>
        <w:tc>
          <w:tcPr>
            <w:tcW w:w="249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83268" w:rsidRDefault="00315D09" w14:paraId="5A64EDB5" wp14:textId="77777777">
            <w:pPr>
              <w:widowControl w:val="0"/>
              <w:spacing w:line="240" w:lineRule="auto"/>
              <w:jc w:val="right"/>
              <w:rPr>
                <w:shd w:val="clear" w:color="auto" w:fill="CCCCCC"/>
              </w:rPr>
            </w:pPr>
            <w:r>
              <w:rPr>
                <w:shd w:val="clear" w:color="auto" w:fill="CCCCCC"/>
              </w:rPr>
              <w:t>Dataset Description</w:t>
            </w: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P="29C14C6E" w:rsidRDefault="00315D09" w14:paraId="6ECDD9CC" wp14:textId="18CF19ED">
            <w:pPr>
              <w:widowControl w:val="0"/>
              <w:spacing w:line="240" w:lineRule="auto"/>
              <w:rPr>
                <w:sz w:val="23"/>
                <w:szCs w:val="23"/>
                <w:highlight w:val="white"/>
                <w:lang w:val="en-US"/>
              </w:rPr>
            </w:pPr>
            <w:r w:rsidRPr="60B39178" w:rsidR="00315D09">
              <w:rPr>
                <w:lang w:val="en-US"/>
              </w:rPr>
              <w:t>This dataset consists of raw sequencing ATAC-seq data (</w:t>
            </w:r>
            <w:r w:rsidRPr="60B39178" w:rsidR="29B43CB4">
              <w:rPr>
                <w:lang w:val="en-US"/>
              </w:rPr>
              <w:t>Scale-</w:t>
            </w:r>
            <w:r w:rsidRPr="60B39178" w:rsidR="0F5D2377">
              <w:rPr>
                <w:lang w:val="en-US"/>
              </w:rPr>
              <w:t>ATAC pre-indexing</w:t>
            </w:r>
            <w:r w:rsidRPr="60B39178" w:rsidR="00315D09">
              <w:rPr>
                <w:lang w:val="en-US"/>
              </w:rPr>
              <w:t xml:space="preserve"> </w:t>
            </w:r>
            <w:r w:rsidRPr="60B39178" w:rsidR="0358B09A">
              <w:rPr>
                <w:lang w:val="en-US"/>
              </w:rPr>
              <w:t>followed by</w:t>
            </w:r>
            <w:r w:rsidRPr="60B39178" w:rsidR="00315D09">
              <w:rPr>
                <w:lang w:val="en-US"/>
              </w:rPr>
              <w:t xml:space="preserve"> </w:t>
            </w:r>
            <w:r w:rsidRPr="60B39178" w:rsidR="3FA3B585">
              <w:rPr>
                <w:lang w:val="en-US"/>
              </w:rPr>
              <w:t xml:space="preserve">10x Genomics </w:t>
            </w:r>
            <w:r w:rsidRPr="60B39178" w:rsidR="3FA3B585">
              <w:rPr>
                <w:lang w:val="en-US"/>
              </w:rPr>
              <w:t>snATAC</w:t>
            </w:r>
            <w:r w:rsidRPr="60B39178" w:rsidR="3FA3B585">
              <w:rPr>
                <w:lang w:val="en-US"/>
              </w:rPr>
              <w:t xml:space="preserve"> v2</w:t>
            </w:r>
            <w:r w:rsidRPr="60B39178" w:rsidR="00315D09">
              <w:rPr>
                <w:lang w:val="en-US"/>
              </w:rPr>
              <w:t>). The data is part of an overall set of samples derived from postmortem midbrain (n=140), cingulate cortex (n=1</w:t>
            </w:r>
            <w:r w:rsidRPr="60B39178" w:rsidR="46B0B90E">
              <w:rPr>
                <w:lang w:val="en-US"/>
              </w:rPr>
              <w:t>9</w:t>
            </w:r>
            <w:r w:rsidRPr="60B39178" w:rsidR="00315D09">
              <w:rPr>
                <w:lang w:val="en-US"/>
              </w:rPr>
              <w:t>0) and motor cortex (n=4) of healthy donors (n=11</w:t>
            </w:r>
            <w:r w:rsidRPr="60B39178" w:rsidR="73EE075D">
              <w:rPr>
                <w:lang w:val="en-US"/>
              </w:rPr>
              <w:t>4</w:t>
            </w:r>
            <w:r w:rsidRPr="60B39178" w:rsidR="00315D09">
              <w:rPr>
                <w:lang w:val="en-US"/>
              </w:rPr>
              <w:t xml:space="preserve">), patients with Parkinson’s disease (n=75) or patients with </w:t>
            </w:r>
            <w:r w:rsidRPr="60B39178" w:rsidR="00315D09">
              <w:rPr>
                <w:sz w:val="23"/>
                <w:szCs w:val="23"/>
                <w:highlight w:val="white"/>
                <w:lang w:val="en-US"/>
              </w:rPr>
              <w:t>other neurological disorder</w:t>
            </w:r>
          </w:p>
          <w:p w:rsidR="00E83268" w:rsidP="60B39178" w:rsidRDefault="00315D09" w14:paraId="14447AC2" wp14:textId="6F1448DD">
            <w:pPr>
              <w:pStyle w:val="Normal"/>
              <w:widowControl w:val="0"/>
              <w:spacing w:line="240" w:lineRule="auto"/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60B39178" w:rsidR="00315D09">
              <w:rPr>
                <w:lang w:val="en-US"/>
              </w:rPr>
              <w:t xml:space="preserve">(n=1). The protocol followed to isolate nuclei from postmortem brain samples </w:t>
            </w:r>
            <w:r w:rsidRPr="60B39178" w:rsidR="40CF1B15">
              <w:rPr>
                <w:lang w:val="en-US"/>
              </w:rPr>
              <w:t xml:space="preserve">and to prepare </w:t>
            </w:r>
            <w:r w:rsidRPr="60B39178" w:rsidR="60356C3F">
              <w:rPr>
                <w:lang w:val="en-US"/>
              </w:rPr>
              <w:t xml:space="preserve">sequencing libraries </w:t>
            </w:r>
            <w:r w:rsidRPr="60B39178" w:rsidR="00315D09">
              <w:rPr>
                <w:lang w:val="en-US"/>
              </w:rPr>
              <w:t xml:space="preserve">can be found here: </w:t>
            </w:r>
            <w:hyperlink r:id="Rdaebef340d4a424a">
              <w:r w:rsidRPr="60B39178" w:rsidR="12FA8A37">
                <w:rPr>
                  <w:rFonts w:ascii="Inter" w:hAnsi="Inter" w:eastAsia="Inter" w:cs="Inter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000000" w:themeColor="text1" w:themeTint="FF" w:themeShade="FF"/>
                  <w:sz w:val="24"/>
                  <w:szCs w:val="24"/>
                  <w:u w:val="none"/>
                  <w:lang w:val="en-US"/>
                </w:rPr>
                <w:t>https://dx.doi.org/10.17504/protocols.io.14egnrb7ql5d/v1</w:t>
              </w:r>
              <w:r w:rsidRPr="60B39178" w:rsidR="40FF1E6B">
                <w:rPr>
                  <w:rStyle w:val="Hyperlink"/>
                  <w:rFonts w:ascii="Inter" w:hAnsi="Inter" w:eastAsia="Inter" w:cs="Inter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000000" w:themeColor="text1" w:themeTint="FF" w:themeShade="FF"/>
                  <w:sz w:val="24"/>
                  <w:szCs w:val="24"/>
                  <w:u w:val="none"/>
                  <w:lang w:val="en-US"/>
                </w:rPr>
                <w:t xml:space="preserve">, </w:t>
              </w:r>
            </w:hyperlink>
            <w:r w:rsidRPr="60B39178" w:rsidR="74454D81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https://dx.doi.org/10.17504/protocols.io.4r3l2z24ql1y/v1, https://cdn.10xgenomics.com/image/upload/v1666737555/support-documents/CG000496_Chromium_NextGEM_SingleCell_ATAC_ReagentKits_v2_UserGuide_RevB.pdf.</w:t>
            </w:r>
          </w:p>
          <w:p w:rsidR="00E83268" w:rsidRDefault="00315D09" w14:paraId="7AF19E76" wp14:textId="718715CD">
            <w:pPr>
              <w:widowControl w:val="0"/>
              <w:spacing w:line="240" w:lineRule="auto"/>
            </w:pPr>
            <w:r w:rsidRPr="7B639703" w:rsidR="00315D09">
              <w:rPr>
                <w:lang w:val="en-US"/>
              </w:rPr>
              <w:t xml:space="preserve">To increase throughput and </w:t>
            </w:r>
            <w:r w:rsidRPr="7B639703" w:rsidR="00315D09">
              <w:rPr>
                <w:lang w:val="en-US"/>
              </w:rPr>
              <w:t>to decrease</w:t>
            </w:r>
            <w:r w:rsidRPr="7B639703" w:rsidR="00315D09">
              <w:rPr>
                <w:lang w:val="en-US"/>
              </w:rPr>
              <w:t xml:space="preserve"> batch effects, several donors have been pooled together into a single </w:t>
            </w:r>
            <w:r w:rsidRPr="7B639703" w:rsidR="1A57A2FC">
              <w:rPr>
                <w:lang w:val="en-US"/>
              </w:rPr>
              <w:t>sequencing library</w:t>
            </w:r>
            <w:r w:rsidRPr="7B639703" w:rsidR="00315D09">
              <w:rPr>
                <w:lang w:val="en-US"/>
              </w:rPr>
              <w:t xml:space="preserve">. To computationally demultiplex the nuclei to their corresponding donors, </w:t>
            </w:r>
            <w:r w:rsidRPr="7B639703" w:rsidR="00315D09">
              <w:rPr>
                <w:lang w:val="en-US"/>
              </w:rPr>
              <w:t>cellsnp</w:t>
            </w:r>
            <w:r w:rsidRPr="7B639703" w:rsidR="00315D09">
              <w:rPr>
                <w:lang w:val="en-US"/>
              </w:rPr>
              <w:t>-lite (version commit: aad18644adcde853c313362a856a24245c9b91f7) followed by vireo (</w:t>
            </w:r>
            <w:hyperlink r:id="Rf0251d08b5704d3c">
              <w:r w:rsidRPr="7B639703" w:rsidR="00315D09">
                <w:rPr>
                  <w:color w:val="1155CC"/>
                  <w:u w:val="single"/>
                  <w:lang w:val="en-US"/>
                </w:rPr>
                <w:t>https://github.com/single-cell-genetics/vireo/pull/108</w:t>
              </w:r>
            </w:hyperlink>
            <w:r w:rsidRPr="7B639703" w:rsidR="00315D09">
              <w:rPr>
                <w:lang w:val="en-US"/>
              </w:rPr>
              <w:t xml:space="preserve"> ) has been used. The </w:t>
            </w:r>
            <w:r w:rsidRPr="7B639703" w:rsidR="00315D09">
              <w:rPr>
                <w:lang w:val="en-US"/>
              </w:rPr>
              <w:t>population</w:t>
            </w:r>
            <w:r w:rsidRPr="7B639703" w:rsidR="00315D09">
              <w:rPr>
                <w:lang w:val="en-US"/>
              </w:rPr>
              <w:t xml:space="preserve"> VCF with the donor genotypes derived from whole genome sequencing data has been used to assign nuclei back to their donors. </w:t>
            </w:r>
          </w:p>
        </w:tc>
      </w:tr>
    </w:tbl>
    <w:p xmlns:wp14="http://schemas.microsoft.com/office/word/2010/wordml" w:rsidR="00E83268" w:rsidRDefault="00E83268" w14:paraId="5DAB6C7B" wp14:textId="77777777"/>
    <w:p xmlns:wp14="http://schemas.microsoft.com/office/word/2010/wordml" w:rsidR="00E83268" w:rsidP="29C14C6E" w:rsidRDefault="00315D09" w14:paraId="15EC1786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29C14C6E" w:rsidR="00315D09">
        <w:rPr>
          <w:b w:val="1"/>
          <w:bCs w:val="1"/>
          <w:lang w:val="en-US"/>
        </w:rPr>
        <w:t>Dataset Title:</w:t>
      </w:r>
      <w:r>
        <w:br/>
      </w:r>
      <w:r w:rsidRPr="29C14C6E" w:rsidR="00315D09">
        <w:rPr>
          <w:lang w:val="en-US"/>
        </w:rPr>
        <w:t>[Please provide a self-describing title that includes the tissue source, method, and context. Avoid using team-specific branding</w:t>
      </w:r>
      <w:r w:rsidRPr="29C14C6E" w:rsidR="00315D09">
        <w:rPr>
          <w:lang w:val="en-US"/>
        </w:rPr>
        <w:t xml:space="preserve">.  </w:t>
      </w:r>
      <w:r w:rsidRPr="29C14C6E" w:rsidR="00315D09">
        <w:rPr>
          <w:lang w:val="en-US"/>
        </w:rPr>
        <w:t>This will be the Dataset DOI title, as well as the title for the dataset on the ASAP CRN Cloud.]</w:t>
      </w:r>
    </w:p>
    <w:p xmlns:wp14="http://schemas.microsoft.com/office/word/2010/wordml" w:rsidR="00E83268" w:rsidRDefault="00E83268" w14:paraId="02EB378F" wp14:textId="77777777"/>
    <w:p xmlns:wp14="http://schemas.microsoft.com/office/word/2010/wordml" w:rsidR="00E83268" w:rsidP="29C14C6E" w:rsidRDefault="00315D09" w14:paraId="1B7E4F0D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29C14C6E" w:rsidR="00315D09">
        <w:rPr>
          <w:b w:val="1"/>
          <w:bCs w:val="1"/>
          <w:lang w:val="en-US"/>
        </w:rPr>
        <w:t>Dataset Description:</w:t>
      </w:r>
      <w:r>
        <w:br/>
      </w:r>
      <w:r w:rsidRPr="29C14C6E" w:rsidR="00315D09">
        <w:rPr>
          <w:lang w:val="en-US"/>
        </w:rPr>
        <w:t>[Provide a comprehensive description of the dataset, including its context and, if applicable, its relationship to other contributions. The description should be specific to the dataset, not the overall project</w:t>
      </w:r>
      <w:r w:rsidRPr="29C14C6E" w:rsidR="00315D09">
        <w:rPr>
          <w:lang w:val="en-US"/>
        </w:rPr>
        <w:t xml:space="preserve">.  </w:t>
      </w:r>
      <w:r w:rsidRPr="29C14C6E" w:rsidR="00315D09">
        <w:rPr>
          <w:lang w:val="en-US"/>
        </w:rPr>
        <w:t>The focus is on the dataset itself NOT the scientific findings.]</w:t>
      </w:r>
    </w:p>
    <w:p xmlns:wp14="http://schemas.microsoft.com/office/word/2010/wordml" w:rsidR="00E83268" w:rsidRDefault="00E83268" w14:paraId="6A05A809" wp14:textId="77777777"/>
    <w:p xmlns:wp14="http://schemas.microsoft.com/office/word/2010/wordml" w:rsidR="00E83268" w:rsidRDefault="00E83268" w14:paraId="5A39BBE3" wp14:textId="77777777">
      <w:pPr>
        <w:ind w:left="720"/>
        <w:rPr>
          <w:sz w:val="20"/>
          <w:szCs w:val="20"/>
        </w:rPr>
      </w:pPr>
    </w:p>
    <w:p xmlns:wp14="http://schemas.microsoft.com/office/word/2010/wordml" w:rsidR="00E83268" w:rsidRDefault="00315D09" w14:paraId="2AA1D231" wp14:textId="77777777">
      <w:pPr>
        <w:pStyle w:val="Heading1"/>
      </w:pPr>
      <w:bookmarkStart w:name="_eg0pcyiwnqjw" w:colFirst="0" w:colLast="0" w:id="3"/>
      <w:bookmarkEnd w:id="3"/>
      <w:r>
        <w:t>Project Information</w:t>
      </w:r>
    </w:p>
    <w:p xmlns:wp14="http://schemas.microsoft.com/office/word/2010/wordml" w:rsidR="00E83268" w:rsidRDefault="00315D09" w14:paraId="177FF4CC" wp14:textId="77777777">
      <w:r w:rsidRPr="29C14C6E" w:rsidR="00315D09">
        <w:rPr>
          <w:lang w:val="en-US"/>
        </w:rPr>
        <w:t>[Provide the name and a brief description of the overall project to which this dataset belongs</w:t>
      </w:r>
      <w:r w:rsidRPr="29C14C6E" w:rsidR="00315D09">
        <w:rPr>
          <w:lang w:val="en-US"/>
        </w:rPr>
        <w:t xml:space="preserve">.  </w:t>
      </w:r>
      <w:r w:rsidRPr="29C14C6E" w:rsidR="00315D09">
        <w:rPr>
          <w:lang w:val="en-US"/>
        </w:rPr>
        <w:t>These should match the STUDY table metadata entries]</w:t>
      </w:r>
    </w:p>
    <w:p xmlns:wp14="http://schemas.microsoft.com/office/word/2010/wordml" w:rsidR="00E83268" w:rsidRDefault="00E83268" w14:paraId="41C8F396" wp14:textId="77777777"/>
    <w:tbl>
      <w:tblPr>
        <w:tblStyle w:val="a1"/>
        <w:tblW w:w="10320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7830"/>
      </w:tblGrid>
      <w:tr xmlns:wp14="http://schemas.microsoft.com/office/word/2010/wordml" w:rsidR="00E83268" w:rsidTr="29C14C6E" w14:paraId="35E42778" wp14:textId="77777777">
        <w:trPr>
          <w:trHeight w:val="485"/>
          <w:jc w:val="center"/>
        </w:trPr>
        <w:tc>
          <w:tcPr>
            <w:tcW w:w="249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83268" w:rsidRDefault="00315D09" w14:paraId="016BB6A0" wp14:textId="77777777">
            <w:pPr>
              <w:widowControl w:val="0"/>
              <w:spacing w:line="240" w:lineRule="auto"/>
              <w:jc w:val="right"/>
              <w:rPr>
                <w:shd w:val="clear" w:color="auto" w:fill="CCCCCC"/>
              </w:rPr>
            </w:pPr>
            <w:r>
              <w:rPr>
                <w:shd w:val="clear" w:color="auto" w:fill="CCCCCC"/>
              </w:rPr>
              <w:t>Project Title</w:t>
            </w: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RDefault="00315D09" w14:paraId="0B95A308" wp14:textId="77777777">
            <w:pPr>
              <w:widowControl w:val="0"/>
              <w:spacing w:line="240" w:lineRule="auto"/>
            </w:pPr>
            <w:r w:rsidRPr="29C14C6E" w:rsidR="00315D09">
              <w:rPr>
                <w:lang w:val="en-US"/>
              </w:rPr>
              <w:t xml:space="preserve">Understanding inherited and </w:t>
            </w:r>
            <w:r w:rsidRPr="29C14C6E" w:rsidR="00315D09">
              <w:rPr>
                <w:lang w:val="en-US"/>
              </w:rPr>
              <w:t>acquired</w:t>
            </w:r>
            <w:r w:rsidRPr="29C14C6E" w:rsidR="00315D09">
              <w:rPr>
                <w:lang w:val="en-US"/>
              </w:rPr>
              <w:t xml:space="preserve"> genetic variation in Parkinson’s disease through single-cell multi-omics analyses: a unique data resource</w:t>
            </w:r>
          </w:p>
        </w:tc>
      </w:tr>
      <w:tr xmlns:wp14="http://schemas.microsoft.com/office/word/2010/wordml" w:rsidR="00E83268" w:rsidTr="29C14C6E" w14:paraId="4C5B474E" wp14:textId="77777777">
        <w:trPr>
          <w:trHeight w:val="1800"/>
          <w:jc w:val="center"/>
        </w:trPr>
        <w:tc>
          <w:tcPr>
            <w:tcW w:w="249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83268" w:rsidRDefault="00315D09" w14:paraId="59BA78A1" wp14:textId="77777777">
            <w:pPr>
              <w:widowControl w:val="0"/>
              <w:spacing w:line="240" w:lineRule="auto"/>
              <w:jc w:val="right"/>
              <w:rPr>
                <w:shd w:val="clear" w:color="auto" w:fill="CCCCCC"/>
              </w:rPr>
            </w:pPr>
            <w:r>
              <w:rPr>
                <w:shd w:val="clear" w:color="auto" w:fill="CCCCCC"/>
              </w:rPr>
              <w:t>Project Description</w:t>
            </w: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268" w:rsidRDefault="00315D09" w14:paraId="50E1C9E6" wp14:textId="77777777">
            <w:pPr>
              <w:widowControl w:val="0"/>
              <w:spacing w:line="240" w:lineRule="auto"/>
            </w:pPr>
            <w:r w:rsidRPr="29C14C6E" w:rsidR="00315D09">
              <w:rPr>
                <w:lang w:val="en-US"/>
              </w:rPr>
              <w:t xml:space="preserve">The functional roles of inherited and </w:t>
            </w:r>
            <w:r w:rsidRPr="29C14C6E" w:rsidR="00315D09">
              <w:rPr>
                <w:lang w:val="en-US"/>
              </w:rPr>
              <w:t>acquired</w:t>
            </w:r>
            <w:r w:rsidRPr="29C14C6E" w:rsidR="00315D09">
              <w:rPr>
                <w:lang w:val="en-US"/>
              </w:rPr>
              <w:t xml:space="preserve"> genetic variation in the pathogenesis of Parkinson's disease (PD) remain </w:t>
            </w:r>
            <w:r w:rsidRPr="29C14C6E" w:rsidR="00315D09">
              <w:rPr>
                <w:lang w:val="en-US"/>
              </w:rPr>
              <w:t>largely unknown</w:t>
            </w:r>
            <w:r w:rsidRPr="29C14C6E" w:rsidR="00315D09">
              <w:rPr>
                <w:lang w:val="en-US"/>
              </w:rPr>
              <w:t xml:space="preserve">. Here, we will first study how germline genetic variants at PD-risk loci, which were </w:t>
            </w:r>
            <w:r w:rsidRPr="29C14C6E" w:rsidR="00315D09">
              <w:rPr>
                <w:lang w:val="en-US"/>
              </w:rPr>
              <w:t>identified</w:t>
            </w:r>
            <w:r w:rsidRPr="29C14C6E" w:rsidR="00315D09">
              <w:rPr>
                <w:lang w:val="en-US"/>
              </w:rPr>
              <w:t xml:space="preserve"> by genome-wide association study (GWAS), perturb the expression of genes in specific cell (sub)populations of the brain and gut. To this aim, we will apply single-cell gene-expression and open-chromatin quantitative trait locus (QTL) analyses, enabling identification of PD-releva</w:t>
            </w:r>
            <w:r w:rsidRPr="29C14C6E" w:rsidR="00315D09">
              <w:rPr>
                <w:lang w:val="en-US"/>
              </w:rPr>
              <w:t>nt genes and cell (sub)types. We will deliver the mechanisms of PD-candidate gene expression (</w:t>
            </w:r>
            <w:r w:rsidRPr="29C14C6E" w:rsidR="00315D09">
              <w:rPr>
                <w:lang w:val="en-US"/>
              </w:rPr>
              <w:t>dys</w:t>
            </w:r>
            <w:r w:rsidRPr="29C14C6E" w:rsidR="00315D09">
              <w:rPr>
                <w:lang w:val="en-US"/>
              </w:rPr>
              <w:t>)regulation in the normal condition, with ageing and in PD, as well as a unique single-cell multi-</w:t>
            </w:r>
            <w:r w:rsidRPr="29C14C6E" w:rsidR="00315D09">
              <w:rPr>
                <w:lang w:val="en-US"/>
              </w:rPr>
              <w:t>omic</w:t>
            </w:r>
            <w:r w:rsidRPr="29C14C6E" w:rsidR="00315D09">
              <w:rPr>
                <w:lang w:val="en-US"/>
              </w:rPr>
              <w:t xml:space="preserve"> resource for the community. Second, we will study the </w:t>
            </w:r>
          </w:p>
          <w:p w:rsidR="00E83268" w:rsidRDefault="00315D09" w14:paraId="1336E095" wp14:textId="77777777">
            <w:pPr>
              <w:widowControl w:val="0"/>
              <w:spacing w:line="240" w:lineRule="auto"/>
            </w:pPr>
            <w:r w:rsidRPr="29C14C6E" w:rsidR="00315D09">
              <w:rPr>
                <w:lang w:val="en-US"/>
              </w:rPr>
              <w:t>nature and role of somatic mutations in brain and gut cells in PD- etiopathology.</w:t>
            </w:r>
            <w:r w:rsidRPr="29C14C6E" w:rsidR="00315D09">
              <w:rPr>
                <w:lang w:val="en-US"/>
              </w:rPr>
              <w:t xml:space="preserve"> Finally, we will characterize biochemical and phenotypic effects of loss- or gain-of-function QTLs and somatic mutations of candidate </w:t>
            </w:r>
            <w:r w:rsidRPr="29C14C6E" w:rsidR="00315D09">
              <w:rPr>
                <w:lang w:val="en-US"/>
              </w:rPr>
              <w:t>genes in</w:t>
            </w:r>
            <w:r w:rsidRPr="29C14C6E" w:rsidR="00315D09">
              <w:rPr>
                <w:lang w:val="en-US"/>
              </w:rPr>
              <w:t xml:space="preserve"> in vitro and in vivo model systems, including their impact on the neuro-immune axis.</w:t>
            </w:r>
          </w:p>
        </w:tc>
      </w:tr>
    </w:tbl>
    <w:p xmlns:wp14="http://schemas.microsoft.com/office/word/2010/wordml" w:rsidR="00E83268" w:rsidRDefault="00E83268" w14:paraId="72A3D3EC" wp14:textId="77777777"/>
    <w:p xmlns:wp14="http://schemas.microsoft.com/office/word/2010/wordml" w:rsidR="00E83268" w:rsidP="29C14C6E" w:rsidRDefault="00315D09" w14:paraId="0DA2E434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29C14C6E" w:rsidR="00315D09">
        <w:rPr>
          <w:b w:val="1"/>
          <w:bCs w:val="1"/>
          <w:lang w:val="en-US"/>
        </w:rPr>
        <w:t xml:space="preserve">Project Name </w:t>
      </w:r>
      <w:r w:rsidRPr="29C14C6E" w:rsidR="00315D09">
        <w:rPr>
          <w:lang w:val="en-US"/>
        </w:rPr>
        <w:t>[Please provide the title of your ASAP CRN Project. This should match the `</w:t>
      </w:r>
      <w:r w:rsidRPr="29C14C6E" w:rsidR="00315D09">
        <w:rPr>
          <w:lang w:val="en-US"/>
        </w:rPr>
        <w:t>project_name</w:t>
      </w:r>
      <w:r w:rsidRPr="29C14C6E" w:rsidR="00315D09">
        <w:rPr>
          <w:lang w:val="en-US"/>
        </w:rPr>
        <w:t>` in the STUDY metadata table.]</w:t>
      </w:r>
    </w:p>
    <w:p xmlns:wp14="http://schemas.microsoft.com/office/word/2010/wordml" w:rsidR="00E83268" w:rsidP="29C14C6E" w:rsidRDefault="00315D09" w14:paraId="488BEB3C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29C14C6E" w:rsidR="00315D09">
        <w:rPr>
          <w:b w:val="1"/>
          <w:bCs w:val="1"/>
          <w:lang w:val="en-US"/>
        </w:rPr>
        <w:t xml:space="preserve">Project Description </w:t>
      </w:r>
      <w:r w:rsidRPr="29C14C6E" w:rsidR="00315D09">
        <w:rPr>
          <w:lang w:val="en-US"/>
        </w:rPr>
        <w:t>[Provide a description of the overall research program and types of datasets being generated as part of the Team’s involvement in the ASAP CRN</w:t>
      </w:r>
      <w:r w:rsidRPr="29C14C6E" w:rsidR="00315D09">
        <w:rPr>
          <w:lang w:val="en-US"/>
        </w:rPr>
        <w:t xml:space="preserve">.  </w:t>
      </w:r>
      <w:r w:rsidRPr="29C14C6E" w:rsidR="00315D09">
        <w:rPr>
          <w:lang w:val="en-US"/>
        </w:rPr>
        <w:t>The focus is on the overall project with ASAP CRN]</w:t>
      </w:r>
    </w:p>
    <w:p xmlns:wp14="http://schemas.microsoft.com/office/word/2010/wordml" w:rsidR="00E83268" w:rsidRDefault="00315D09" w14:paraId="0D0B940D" wp14:textId="77777777">
      <w:r>
        <w:br/>
      </w:r>
    </w:p>
    <w:p xmlns:wp14="http://schemas.microsoft.com/office/word/2010/wordml" w:rsidR="00E83268" w:rsidRDefault="00E83268" w14:paraId="0E27B00A" wp14:textId="77777777"/>
    <w:sectPr w:rsidR="00E83268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w:fontKey="{7D1E2F08-6DE6-44C5-8C8D-AB392AE88021}" r:id="rId1"/>
    <w:embedBold w:fontKey="{78732407-130C-4A63-A927-932D35BF9345}" r:id="rId2"/>
    <w:embedItalic w:fontKey="{41A32CDE-556F-4806-8F15-01773C90EDD6}" r:id="rId3"/>
  </w:font>
  <w:font w:name="Inter Medium">
    <w:charset w:val="00"/>
    <w:family w:val="auto"/>
    <w:pitch w:val="default"/>
    <w:embedRegular w:fontKey="{45DA064E-83F5-4E8E-A078-2FE74D00A0DE}" r:id="rId4"/>
  </w:font>
  <w:font w:name="Inter SemiBold">
    <w:charset w:val="00"/>
    <w:family w:val="auto"/>
    <w:pitch w:val="default"/>
    <w:embedItalic w:fontKey="{39E462F0-BF26-458D-884A-B9E4C9726AEE}" r:id="rId5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8C4D860-0F5C-4009-906A-E2C844EFBCBA}" r:id="rId6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C128B91-1CCC-4ED3-9D91-CBED6F8E35EB}" r:id="rId7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24DC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1E3E4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80618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34709192">
    <w:abstractNumId w:val="2"/>
  </w:num>
  <w:num w:numId="2" w16cid:durableId="1318874272">
    <w:abstractNumId w:val="1"/>
  </w:num>
  <w:num w:numId="3" w16cid:durableId="65118128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268"/>
    <w:rsid w:val="00315D09"/>
    <w:rsid w:val="003E014A"/>
    <w:rsid w:val="00E83268"/>
    <w:rsid w:val="0358B09A"/>
    <w:rsid w:val="08CB04ED"/>
    <w:rsid w:val="0F5D2377"/>
    <w:rsid w:val="12FA8A37"/>
    <w:rsid w:val="14312F1F"/>
    <w:rsid w:val="17271A87"/>
    <w:rsid w:val="1A57A2FC"/>
    <w:rsid w:val="1B717E41"/>
    <w:rsid w:val="1FFDAB61"/>
    <w:rsid w:val="244C17D6"/>
    <w:rsid w:val="2556066F"/>
    <w:rsid w:val="29B43CB4"/>
    <w:rsid w:val="29C14C6E"/>
    <w:rsid w:val="2FF72E50"/>
    <w:rsid w:val="33CA3A5F"/>
    <w:rsid w:val="34FB0A0D"/>
    <w:rsid w:val="3FA3B585"/>
    <w:rsid w:val="40CF1B15"/>
    <w:rsid w:val="40FF1E6B"/>
    <w:rsid w:val="46B0B90E"/>
    <w:rsid w:val="5D285A26"/>
    <w:rsid w:val="60218ED1"/>
    <w:rsid w:val="60356C3F"/>
    <w:rsid w:val="60B39178"/>
    <w:rsid w:val="6824DF7A"/>
    <w:rsid w:val="73EE075D"/>
    <w:rsid w:val="73F234D2"/>
    <w:rsid w:val="74454D81"/>
    <w:rsid w:val="7732856F"/>
    <w:rsid w:val="7B639703"/>
    <w:rsid w:val="7C6D3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887C9"/>
  <w15:docId w15:val="{CABF6268-3FAF-4013-AC45-C11698D6B2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Inter" w:hAnsi="Inter" w:eastAsia="Inter" w:cs="Inter"/>
        <w:color w:val="1F1F1F"/>
        <w:sz w:val="24"/>
        <w:szCs w:val="24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Inter Medium" w:hAnsi="Inter Medium" w:eastAsia="Inter Medium" w:cs="Inter Medium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rFonts w:ascii="Inter Medium" w:hAnsi="Inter Medium" w:eastAsia="Inter Medium" w:cs="Inter Medium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rFonts w:ascii="Inter Medium" w:hAnsi="Inter Medium" w:eastAsia="Inter Medium" w:cs="Inter Medium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rFonts w:ascii="Inter Medium" w:hAnsi="Inter Medium" w:eastAsia="Inter Medium" w:cs="Inter Medium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rFonts w:ascii="Inter SemiBold" w:hAnsi="Inter SemiBold" w:eastAsia="Inter SemiBold" w:cs="Inter SemiBold"/>
      <w:i/>
      <w:i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rFonts w:ascii="Inter Medium" w:hAnsi="Inter Medium" w:eastAsia="Inter Medium" w:cs="Inter Medium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character" w:styleId="Hyperlink">
    <w:uiPriority w:val="99"/>
    <w:name w:val="Hyperlink"/>
    <w:basedOn w:val="DefaultParagraphFont"/>
    <w:unhideWhenUsed/>
    <w:rsid w:val="29C14C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mailto:henrie@datatecnica.com" TargetMode="External" Id="Rc0e1ec6e465f45fd" /><Relationship Type="http://schemas.openxmlformats.org/officeDocument/2006/relationships/hyperlink" Target="https://github.com/single-cell-genetics/vireo/pull/108" TargetMode="External" Id="Rf0251d08b5704d3c" /><Relationship Type="http://schemas.openxmlformats.org/officeDocument/2006/relationships/hyperlink" Target="https://dx.doi.org/10.17504/protocols.io.14egnrb7ql5d/v1" TargetMode="External" Id="Rdaebef340d4a424a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Julie De Man</lastModifiedBy>
  <revision>5</revision>
  <dcterms:created xsi:type="dcterms:W3CDTF">2026-03-02T16:13:00.0000000Z</dcterms:created>
  <dcterms:modified xsi:type="dcterms:W3CDTF">2026-03-11T12:43:45.6432054Z</dcterms:modified>
</coreProperties>
</file>